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ED51DD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物理学院“薪火乡传”实践团赴太和县开展暑期教育调研与科普实践活动（</w:t>
      </w:r>
      <w:r>
        <w:rPr>
          <w:rFonts w:hint="eastAsia"/>
          <w:b/>
          <w:bCs/>
          <w:sz w:val="44"/>
          <w:szCs w:val="44"/>
          <w:lang w:val="en-US" w:eastAsia="zh-CN"/>
        </w:rPr>
        <w:t>第二天</w:t>
      </w:r>
      <w:r>
        <w:rPr>
          <w:rFonts w:hint="eastAsia"/>
          <w:b/>
          <w:bCs/>
          <w:sz w:val="44"/>
          <w:szCs w:val="44"/>
        </w:rPr>
        <w:t>）</w:t>
      </w:r>
    </w:p>
    <w:p w14:paraId="552EB564">
      <w:pPr>
        <w:rPr>
          <w:rFonts w:hint="eastAsia"/>
        </w:rPr>
      </w:pPr>
    </w:p>
    <w:p w14:paraId="68DDB3FC"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2025年8月2日，在前一日实践活动的基础上，物理学院“薪火乡传”实践团总结经验，结合原定计划，不仅进一步实践乡村教育帮扶活动，还对蔡庙镇当地农业发展情况作出了进一步的深入调研。</w:t>
      </w:r>
    </w:p>
    <w:p w14:paraId="00FD40A5">
      <w:pPr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实探工坊，了解农产品加工经营现状</w:t>
      </w:r>
    </w:p>
    <w:p w14:paraId="3EB029F7"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在太和县蔡庙镇王记庄，实践团现场参观了太和县庄奎农民种植专业合作社。在技术负责人宋庆海的带领下，实践团成员进入大豆的加工工坊参观，并亲眼见到了加工过程中用到的设备和加工后的成品。</w:t>
      </w:r>
    </w:p>
    <w:p w14:paraId="684BAFA2">
      <w:pPr>
        <w:spacing w:line="360" w:lineRule="auto"/>
        <w:rPr>
          <w:rFonts w:hint="eastAsia"/>
        </w:rPr>
      </w:pPr>
      <w:r>
        <w:drawing>
          <wp:inline distT="0" distB="0" distL="0" distR="0">
            <wp:extent cx="5274310" cy="3959860"/>
            <wp:effectExtent l="0" t="0" r="2540" b="2540"/>
            <wp:docPr id="1668589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9148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7648">
      <w:pPr>
        <w:spacing w:line="360" w:lineRule="auto"/>
        <w:ind w:firstLine="420" w:firstLineChars="200"/>
        <w:rPr>
          <w:rFonts w:hint="eastAsia"/>
        </w:rPr>
      </w:pPr>
      <w:del w:id="0" w:author="ssl" w:date="2025-08-02T21:43:19Z">
        <w:r>
          <w:rPr>
            <w:rFonts w:hint="eastAsia"/>
          </w:rPr>
          <w:delText>据负</w:delText>
        </w:r>
      </w:del>
      <w:del w:id="1" w:author="ssl" w:date="2025-08-02T21:43:18Z">
        <w:r>
          <w:rPr>
            <w:rFonts w:hint="eastAsia"/>
          </w:rPr>
          <w:delText>责人</w:delText>
        </w:r>
      </w:del>
      <w:r>
        <w:rPr>
          <w:rFonts w:hint="eastAsia"/>
        </w:rPr>
        <w:t>宋庆海</w:t>
      </w:r>
      <w:ins w:id="2" w:author="ssl" w:date="2025-08-02T21:43:24Z">
        <w:r>
          <w:rPr>
            <w:rFonts w:hint="eastAsia"/>
            <w:lang w:val="en-US" w:eastAsia="zh-CN"/>
          </w:rPr>
          <w:t>说</w:t>
        </w:r>
      </w:ins>
      <w:del w:id="3" w:author="ssl" w:date="2025-08-02T21:43:22Z">
        <w:r>
          <w:rPr>
            <w:rFonts w:hint="eastAsia"/>
          </w:rPr>
          <w:delText>介绍</w:delText>
        </w:r>
      </w:del>
      <w:r>
        <w:rPr>
          <w:rFonts w:hint="eastAsia"/>
        </w:rPr>
        <w:t>，</w:t>
      </w:r>
      <w:ins w:id="4" w:author="ssl" w:date="2025-08-02T21:43:33Z">
        <w:r>
          <w:rPr>
            <w:rFonts w:hint="eastAsia"/>
            <w:lang w:val="en-US" w:eastAsia="zh-CN"/>
          </w:rPr>
          <w:t>他</w:t>
        </w:r>
      </w:ins>
      <w:ins w:id="5" w:author="ssl" w:date="2025-08-02T21:43:34Z">
        <w:r>
          <w:rPr>
            <w:rFonts w:hint="eastAsia"/>
            <w:lang w:val="en-US" w:eastAsia="zh-CN"/>
          </w:rPr>
          <w:t>目前</w:t>
        </w:r>
      </w:ins>
      <w:ins w:id="6" w:author="ssl" w:date="2025-08-02T21:43:36Z">
        <w:r>
          <w:rPr>
            <w:rFonts w:hint="eastAsia"/>
            <w:lang w:val="en-US" w:eastAsia="zh-CN"/>
          </w:rPr>
          <w:t>承包</w:t>
        </w:r>
      </w:ins>
      <w:ins w:id="7" w:author="ssl" w:date="2025-08-02T21:43:37Z">
        <w:r>
          <w:rPr>
            <w:rFonts w:hint="eastAsia"/>
            <w:lang w:val="en-US" w:eastAsia="zh-CN"/>
          </w:rPr>
          <w:t>了</w:t>
        </w:r>
      </w:ins>
      <w:ins w:id="8" w:author="ssl" w:date="2025-08-02T21:43:41Z">
        <w:r>
          <w:rPr>
            <w:rFonts w:hint="eastAsia"/>
            <w:lang w:val="en-US" w:eastAsia="zh-CN"/>
          </w:rPr>
          <w:t>五百</w:t>
        </w:r>
      </w:ins>
      <w:ins w:id="9" w:author="ssl" w:date="2025-08-02T21:43:44Z">
        <w:r>
          <w:rPr>
            <w:rFonts w:hint="eastAsia"/>
            <w:lang w:val="en-US" w:eastAsia="zh-CN"/>
          </w:rPr>
          <w:t>余</w:t>
        </w:r>
      </w:ins>
      <w:ins w:id="10" w:author="ssl" w:date="2025-08-02T21:43:48Z">
        <w:r>
          <w:rPr>
            <w:rFonts w:hint="eastAsia"/>
            <w:lang w:val="en-US" w:eastAsia="zh-CN"/>
          </w:rPr>
          <w:t>亩</w:t>
        </w:r>
      </w:ins>
      <w:ins w:id="11" w:author="ssl" w:date="2025-08-02T21:43:49Z">
        <w:r>
          <w:rPr>
            <w:rFonts w:hint="eastAsia"/>
            <w:lang w:val="en-US" w:eastAsia="zh-CN"/>
          </w:rPr>
          <w:t>地</w:t>
        </w:r>
      </w:ins>
      <w:ins w:id="12" w:author="ssl" w:date="2025-08-02T21:43:50Z">
        <w:r>
          <w:rPr>
            <w:rFonts w:hint="eastAsia"/>
            <w:lang w:val="en-US" w:eastAsia="zh-CN"/>
          </w:rPr>
          <w:t>，</w:t>
        </w:r>
      </w:ins>
      <w:ins w:id="13" w:author="ssl" w:date="2025-08-02T21:44:08Z">
        <w:r>
          <w:rPr>
            <w:rFonts w:hint="eastAsia"/>
            <w:lang w:val="en-US" w:eastAsia="zh-CN"/>
          </w:rPr>
          <w:t>尽可能</w:t>
        </w:r>
      </w:ins>
      <w:ins w:id="14" w:author="ssl" w:date="2025-08-02T21:44:09Z">
        <w:r>
          <w:rPr>
            <w:rFonts w:hint="eastAsia"/>
            <w:lang w:val="en-US" w:eastAsia="zh-CN"/>
          </w:rPr>
          <w:t>的</w:t>
        </w:r>
      </w:ins>
      <w:ins w:id="15" w:author="ssl" w:date="2025-08-02T21:44:16Z">
        <w:r>
          <w:rPr>
            <w:rFonts w:hint="eastAsia"/>
            <w:lang w:val="en-US" w:eastAsia="zh-CN"/>
          </w:rPr>
          <w:t>运用</w:t>
        </w:r>
      </w:ins>
      <w:ins w:id="16" w:author="ssl" w:date="2025-08-02T21:44:17Z">
        <w:r>
          <w:rPr>
            <w:rFonts w:hint="eastAsia"/>
            <w:lang w:val="en-US" w:eastAsia="zh-CN"/>
          </w:rPr>
          <w:t>科技</w:t>
        </w:r>
      </w:ins>
      <w:ins w:id="17" w:author="ssl" w:date="2025-08-02T21:44:19Z">
        <w:r>
          <w:rPr>
            <w:rFonts w:hint="eastAsia"/>
            <w:lang w:val="en-US" w:eastAsia="zh-CN"/>
          </w:rPr>
          <w:t>手段</w:t>
        </w:r>
      </w:ins>
      <w:ins w:id="18" w:author="ssl" w:date="2025-08-02T21:44:26Z">
        <w:r>
          <w:rPr>
            <w:rFonts w:hint="eastAsia"/>
            <w:lang w:val="en-US" w:eastAsia="zh-CN"/>
          </w:rPr>
          <w:t>助力</w:t>
        </w:r>
      </w:ins>
      <w:ins w:id="19" w:author="ssl" w:date="2025-08-02T21:44:28Z">
        <w:r>
          <w:rPr>
            <w:rFonts w:hint="eastAsia"/>
            <w:lang w:val="en-US" w:eastAsia="zh-CN"/>
          </w:rPr>
          <w:t>农业</w:t>
        </w:r>
      </w:ins>
      <w:ins w:id="20" w:author="ssl" w:date="2025-08-02T21:44:30Z">
        <w:r>
          <w:rPr>
            <w:rFonts w:hint="eastAsia"/>
            <w:lang w:val="en-US" w:eastAsia="zh-CN"/>
          </w:rPr>
          <w:t>生产</w:t>
        </w:r>
      </w:ins>
      <w:ins w:id="21" w:author="ssl" w:date="2025-08-02T21:44:31Z">
        <w:r>
          <w:rPr>
            <w:rFonts w:hint="eastAsia"/>
            <w:lang w:val="en-US" w:eastAsia="zh-CN"/>
          </w:rPr>
          <w:t>。</w:t>
        </w:r>
      </w:ins>
      <w:ins w:id="22" w:author="ssl" w:date="2025-08-02T21:44:38Z">
        <w:r>
          <w:rPr>
            <w:rFonts w:hint="eastAsia"/>
            <w:lang w:val="en-US" w:eastAsia="zh-CN"/>
          </w:rPr>
          <w:t>像</w:t>
        </w:r>
      </w:ins>
      <w:r>
        <w:rPr>
          <w:rFonts w:hint="eastAsia"/>
        </w:rPr>
        <w:t>大豆的生产</w:t>
      </w:r>
      <w:ins w:id="23" w:author="ssl" w:date="2025-08-02T21:40:47Z">
        <w:r>
          <w:rPr>
            <w:rFonts w:hint="eastAsia"/>
            <w:lang w:val="en-US" w:eastAsia="zh-CN"/>
          </w:rPr>
          <w:t>过程</w:t>
        </w:r>
      </w:ins>
      <w:r>
        <w:rPr>
          <w:rFonts w:hint="eastAsia"/>
        </w:rPr>
        <w:t>已经采用了无人机技术，按导航设置运作，便携式喷洒农药，</w:t>
      </w:r>
      <w:ins w:id="24" w:author="ssl" w:date="2025-08-02T21:42:01Z">
        <w:r>
          <w:rPr>
            <w:rFonts w:hint="eastAsia"/>
            <w:lang w:val="en-US" w:eastAsia="zh-CN"/>
          </w:rPr>
          <w:t>降低</w:t>
        </w:r>
      </w:ins>
      <w:ins w:id="25" w:author="ssl" w:date="2025-08-02T21:42:06Z">
        <w:r>
          <w:rPr>
            <w:rFonts w:hint="eastAsia"/>
            <w:lang w:val="en-US" w:eastAsia="zh-CN"/>
          </w:rPr>
          <w:t>成本的</w:t>
        </w:r>
      </w:ins>
      <w:ins w:id="26" w:author="ssl" w:date="2025-08-02T21:42:08Z">
        <w:r>
          <w:rPr>
            <w:rFonts w:hint="eastAsia"/>
            <w:lang w:val="en-US" w:eastAsia="zh-CN"/>
          </w:rPr>
          <w:t>同时</w:t>
        </w:r>
      </w:ins>
      <w:ins w:id="27" w:author="ssl" w:date="2025-08-02T21:42:09Z">
        <w:r>
          <w:rPr>
            <w:rFonts w:hint="eastAsia"/>
            <w:lang w:val="en-US" w:eastAsia="zh-CN"/>
          </w:rPr>
          <w:t>大大</w:t>
        </w:r>
      </w:ins>
      <w:ins w:id="28" w:author="ssl" w:date="2025-08-02T21:42:11Z">
        <w:r>
          <w:rPr>
            <w:rFonts w:hint="eastAsia"/>
            <w:lang w:val="en-US" w:eastAsia="zh-CN"/>
          </w:rPr>
          <w:t>增加</w:t>
        </w:r>
      </w:ins>
      <w:ins w:id="29" w:author="ssl" w:date="2025-08-02T21:42:23Z">
        <w:r>
          <w:rPr>
            <w:rFonts w:hint="eastAsia"/>
            <w:lang w:val="en-US" w:eastAsia="zh-CN"/>
          </w:rPr>
          <w:t>喷洒</w:t>
        </w:r>
      </w:ins>
      <w:ins w:id="30" w:author="ssl" w:date="2025-08-02T21:42:25Z">
        <w:r>
          <w:rPr>
            <w:rFonts w:hint="eastAsia"/>
            <w:lang w:val="en-US" w:eastAsia="zh-CN"/>
          </w:rPr>
          <w:t>效率</w:t>
        </w:r>
      </w:ins>
      <w:ins w:id="31" w:author="ssl" w:date="2025-08-02T21:44:55Z">
        <w:r>
          <w:rPr>
            <w:rFonts w:hint="eastAsia"/>
            <w:lang w:val="en-US" w:eastAsia="zh-CN"/>
          </w:rPr>
          <w:t>，</w:t>
        </w:r>
      </w:ins>
      <w:ins w:id="32" w:author="ssl" w:date="2025-08-02T21:44:57Z">
        <w:r>
          <w:rPr>
            <w:rFonts w:hint="eastAsia"/>
            <w:lang w:val="en-US" w:eastAsia="zh-CN"/>
          </w:rPr>
          <w:t>往年</w:t>
        </w:r>
      </w:ins>
      <w:del w:id="33" w:author="ssl" w:date="2025-08-02T21:44:54Z">
        <w:r>
          <w:rPr>
            <w:rFonts w:hint="eastAsia"/>
            <w:strike/>
            <w:rPrChange w:id="34" w:author="ssl" w:date="2025-08-02T21:41:45Z">
              <w:rPr>
                <w:rFonts w:hint="eastAsia"/>
              </w:rPr>
            </w:rPrChange>
          </w:rPr>
          <w:delText>效</w:delText>
        </w:r>
      </w:del>
      <w:del w:id="36" w:author="ssl" w:date="2025-08-02T21:44:54Z">
        <w:r>
          <w:rPr>
            <w:rFonts w:hint="eastAsia"/>
            <w:strike/>
            <w:rPrChange w:id="37" w:author="ssl" w:date="2025-08-02T21:41:45Z">
              <w:rPr>
                <w:rFonts w:hint="eastAsia"/>
              </w:rPr>
            </w:rPrChange>
          </w:rPr>
          <w:delText>率</w:delText>
        </w:r>
      </w:del>
      <w:del w:id="39" w:author="ssl" w:date="2025-08-02T21:44:53Z">
        <w:r>
          <w:rPr>
            <w:rFonts w:hint="eastAsia"/>
            <w:strike/>
            <w:rPrChange w:id="40" w:author="ssl" w:date="2025-08-02T21:41:45Z">
              <w:rPr>
                <w:rFonts w:hint="eastAsia"/>
              </w:rPr>
            </w:rPrChange>
          </w:rPr>
          <w:delText>高</w:delText>
        </w:r>
      </w:del>
      <w:del w:id="42" w:author="ssl" w:date="2025-08-02T21:44:53Z">
        <w:r>
          <w:rPr>
            <w:rFonts w:hint="eastAsia"/>
            <w:strike/>
            <w:rPrChange w:id="43" w:author="ssl" w:date="2025-08-02T21:41:45Z">
              <w:rPr>
                <w:rFonts w:hint="eastAsia"/>
              </w:rPr>
            </w:rPrChange>
          </w:rPr>
          <w:delText>价</w:delText>
        </w:r>
      </w:del>
      <w:del w:id="45" w:author="ssl" w:date="2025-08-02T21:44:53Z">
        <w:r>
          <w:rPr>
            <w:rFonts w:hint="eastAsia"/>
            <w:strike/>
            <w:rPrChange w:id="46" w:author="ssl" w:date="2025-08-02T21:41:45Z">
              <w:rPr>
                <w:rFonts w:hint="eastAsia"/>
              </w:rPr>
            </w:rPrChange>
          </w:rPr>
          <w:delText>格</w:delText>
        </w:r>
      </w:del>
      <w:del w:id="48" w:author="ssl" w:date="2025-08-02T21:44:53Z">
        <w:r>
          <w:rPr>
            <w:rFonts w:hint="eastAsia"/>
            <w:strike/>
            <w:rPrChange w:id="49" w:author="ssl" w:date="2025-08-02T21:41:45Z">
              <w:rPr>
                <w:rFonts w:hint="eastAsia"/>
              </w:rPr>
            </w:rPrChange>
          </w:rPr>
          <w:delText>低</w:delText>
        </w:r>
      </w:del>
      <w:del w:id="51" w:author="ssl" w:date="2025-08-02T21:44:52Z">
        <w:r>
          <w:rPr>
            <w:rFonts w:hint="eastAsia"/>
          </w:rPr>
          <w:delText>；大豆的种植和</w:delText>
        </w:r>
      </w:del>
      <w:del w:id="52" w:author="ssl" w:date="2025-08-02T21:44:51Z">
        <w:r>
          <w:rPr>
            <w:rFonts w:hint="eastAsia"/>
          </w:rPr>
          <w:delText>加工一体化，有5</w:delText>
        </w:r>
      </w:del>
      <w:del w:id="53" w:author="ssl" w:date="2025-08-02T21:44:50Z">
        <w:r>
          <w:rPr>
            <w:rFonts w:hint="eastAsia"/>
          </w:rPr>
          <w:delText>06亩地，</w:delText>
        </w:r>
      </w:del>
      <w:ins w:id="54" w:author="ssl" w:date="2025-08-02T21:45:07Z">
        <w:r>
          <w:rPr>
            <w:rFonts w:hint="eastAsia"/>
            <w:lang w:val="en-US" w:eastAsia="zh-CN"/>
          </w:rPr>
          <w:t>大豆</w:t>
        </w:r>
      </w:ins>
      <w:del w:id="55" w:author="ssl" w:date="2025-08-02T21:45:04Z">
        <w:r>
          <w:rPr>
            <w:rFonts w:hint="eastAsia"/>
          </w:rPr>
          <w:delText>年</w:delText>
        </w:r>
      </w:del>
      <w:r>
        <w:rPr>
          <w:rFonts w:hint="eastAsia"/>
        </w:rPr>
        <w:t>亩产可达300公斤。</w:t>
      </w:r>
      <w:ins w:id="56" w:author="ssl" w:date="2025-08-02T21:45:16Z">
        <w:r>
          <w:rPr>
            <w:rFonts w:hint="eastAsia"/>
            <w:lang w:val="en-US" w:eastAsia="zh-CN"/>
          </w:rPr>
          <w:t>但</w:t>
        </w:r>
      </w:ins>
      <w:ins w:id="57" w:author="ssl" w:date="2025-08-02T21:45:17Z">
        <w:r>
          <w:rPr>
            <w:rFonts w:hint="eastAsia"/>
            <w:lang w:val="en-US" w:eastAsia="zh-CN"/>
          </w:rPr>
          <w:t>今年</w:t>
        </w:r>
      </w:ins>
      <w:del w:id="58" w:author="ssl" w:date="2025-08-02T21:45:14Z">
        <w:r>
          <w:rPr>
            <w:rFonts w:hint="eastAsia"/>
          </w:rPr>
          <w:delText>宋庆海还</w:delText>
        </w:r>
      </w:del>
      <w:del w:id="59" w:author="ssl" w:date="2025-08-02T21:45:13Z">
        <w:r>
          <w:rPr>
            <w:rFonts w:hint="eastAsia"/>
          </w:rPr>
          <w:delText>透露称，</w:delText>
        </w:r>
      </w:del>
      <w:ins w:id="60" w:author="ssl" w:date="2025-08-02T21:45:25Z">
        <w:r>
          <w:rPr>
            <w:rFonts w:hint="eastAsia"/>
            <w:lang w:val="en-US" w:eastAsia="zh-CN"/>
          </w:rPr>
          <w:t>当地</w:t>
        </w:r>
      </w:ins>
      <w:del w:id="61" w:author="ssl" w:date="2025-08-02T21:45:22Z">
        <w:r>
          <w:rPr>
            <w:rFonts w:hint="eastAsia"/>
          </w:rPr>
          <w:delText>当地</w:delText>
        </w:r>
      </w:del>
      <w:r>
        <w:rPr>
          <w:rFonts w:hint="eastAsia"/>
        </w:rPr>
        <w:t>农业受干旱影响严重，今年亩产</w:t>
      </w:r>
      <w:ins w:id="62" w:author="ssl" w:date="2025-08-02T21:45:35Z">
        <w:r>
          <w:rPr>
            <w:rFonts w:hint="eastAsia"/>
            <w:lang w:val="en-US" w:eastAsia="zh-CN"/>
          </w:rPr>
          <w:t>预期</w:t>
        </w:r>
      </w:ins>
      <w:ins w:id="63" w:author="ssl" w:date="2025-08-02T21:45:37Z">
        <w:r>
          <w:rPr>
            <w:rFonts w:hint="eastAsia"/>
            <w:lang w:val="en-US" w:eastAsia="zh-CN"/>
          </w:rPr>
          <w:t>只有</w:t>
        </w:r>
      </w:ins>
      <w:del w:id="64" w:author="ssl" w:date="2025-08-02T21:45:34Z">
        <w:r>
          <w:rPr>
            <w:rFonts w:hint="eastAsia"/>
          </w:rPr>
          <w:delText>受</w:delText>
        </w:r>
      </w:del>
      <w:del w:id="65" w:author="ssl" w:date="2025-08-02T21:45:33Z">
        <w:r>
          <w:rPr>
            <w:rFonts w:hint="eastAsia"/>
          </w:rPr>
          <w:delText>挫，期</w:delText>
        </w:r>
      </w:del>
      <w:del w:id="66" w:author="ssl" w:date="2025-08-02T21:45:32Z">
        <w:r>
          <w:rPr>
            <w:rFonts w:hint="eastAsia"/>
          </w:rPr>
          <w:delText>望亩产</w:delText>
        </w:r>
      </w:del>
      <w:r>
        <w:rPr>
          <w:rFonts w:hint="eastAsia"/>
        </w:rPr>
        <w:t>240公斤</w:t>
      </w:r>
      <w:ins w:id="67" w:author="ssl" w:date="2025-08-02T21:45:44Z">
        <w:r>
          <w:rPr>
            <w:rFonts w:hint="eastAsia"/>
            <w:lang w:eastAsia="zh-CN"/>
          </w:rPr>
          <w:t>。</w:t>
        </w:r>
      </w:ins>
      <w:del w:id="68" w:author="ssl" w:date="2025-08-02T21:45:43Z">
        <w:r>
          <w:rPr>
            <w:rFonts w:hint="eastAsia"/>
            <w:strike/>
            <w:rPrChange w:id="69" w:author="ssl" w:date="2025-08-02T21:46:22Z">
              <w:rPr>
                <w:rFonts w:hint="eastAsia"/>
              </w:rPr>
            </w:rPrChange>
          </w:rPr>
          <w:delText>；</w:delText>
        </w:r>
      </w:del>
      <w:r>
        <w:rPr>
          <w:rFonts w:hint="eastAsia"/>
          <w:strike/>
          <w:rPrChange w:id="71" w:author="ssl" w:date="2025-08-02T21:46:22Z">
            <w:rPr>
              <w:rFonts w:hint="eastAsia"/>
            </w:rPr>
          </w:rPrChange>
        </w:rPr>
        <w:t>大豆收获后种植小麦用于酒品加工，禁酒令后产业下滑，销路缩减，当地暂未转入电商领域。</w:t>
      </w:r>
      <w:ins w:id="72" w:author="ssl" w:date="2025-08-02T21:46:36Z">
        <w:r>
          <w:rPr>
            <w:rFonts w:hint="eastAsia"/>
          </w:rPr>
          <w:t>实践团成员就加工和经营方面的问题与负责人深度交流学习，负责人热情回应。</w:t>
        </w:r>
      </w:ins>
      <w:r>
        <w:rPr>
          <w:rFonts w:hint="eastAsia"/>
        </w:rPr>
        <w:t>实践团成员从介绍中了解到，当地农业发展机遇与挑战并存</w:t>
      </w:r>
      <w:ins w:id="73" w:author="ssl" w:date="2025-08-02T21:46:58Z">
        <w:r>
          <w:rPr>
            <w:rFonts w:hint="eastAsia"/>
            <w:lang w:eastAsia="zh-CN"/>
          </w:rPr>
          <w:t>、</w:t>
        </w:r>
      </w:ins>
      <w:ins w:id="74" w:author="ssl" w:date="2025-08-02T21:47:00Z">
        <w:r>
          <w:rPr>
            <w:rFonts w:hint="eastAsia"/>
            <w:lang w:val="en-US" w:eastAsia="zh-CN"/>
          </w:rPr>
          <w:t>也</w:t>
        </w:r>
      </w:ins>
      <w:del w:id="75" w:author="ssl" w:date="2025-08-02T21:46:54Z">
        <w:r>
          <w:rPr>
            <w:rFonts w:hint="eastAsia"/>
          </w:rPr>
          <w:delText>。</w:delText>
        </w:r>
      </w:del>
      <w:del w:id="76" w:author="ssl" w:date="2025-08-02T21:46:34Z">
        <w:r>
          <w:rPr>
            <w:rFonts w:hint="eastAsia"/>
          </w:rPr>
          <w:delText>实践团成员就加工和经营方面的问题与负责人深度交流学习，负责人热情回应。</w:delText>
        </w:r>
      </w:del>
      <w:del w:id="77" w:author="ssl" w:date="2025-08-02T21:46:46Z">
        <w:r>
          <w:rPr>
            <w:rFonts w:hint="eastAsia"/>
          </w:rPr>
          <w:delText>实践</w:delText>
        </w:r>
      </w:del>
      <w:del w:id="78" w:author="ssl" w:date="2025-08-02T21:46:45Z">
        <w:r>
          <w:rPr>
            <w:rFonts w:hint="eastAsia"/>
          </w:rPr>
          <w:delText>团</w:delText>
        </w:r>
      </w:del>
      <w:r>
        <w:rPr>
          <w:rFonts w:hint="eastAsia"/>
        </w:rPr>
        <w:t>对太和县蔡庙镇的农业情况有了进一步的认识。</w:t>
      </w:r>
    </w:p>
    <w:p w14:paraId="7B6605D1">
      <w:pPr>
        <w:spacing w:line="360" w:lineRule="auto"/>
      </w:pPr>
      <w:r>
        <w:drawing>
          <wp:inline distT="0" distB="0" distL="0" distR="0">
            <wp:extent cx="5274310" cy="3954780"/>
            <wp:effectExtent l="0" t="0" r="2540" b="7620"/>
            <wp:docPr id="14897197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19733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8B65">
      <w:pPr>
        <w:spacing w:line="360" w:lineRule="auto"/>
        <w:rPr>
          <w:rFonts w:hint="eastAsia"/>
        </w:rPr>
      </w:pPr>
      <w:r>
        <w:drawing>
          <wp:inline distT="0" distB="0" distL="0" distR="0">
            <wp:extent cx="5274310" cy="2974340"/>
            <wp:effectExtent l="0" t="0" r="2540" b="0"/>
            <wp:docPr id="1783717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752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E217">
      <w:pPr>
        <w:spacing w:line="360" w:lineRule="auto"/>
        <w:rPr>
          <w:rFonts w:hint="eastAsia"/>
          <w:b/>
          <w:bCs/>
          <w:sz w:val="24"/>
          <w:szCs w:val="24"/>
        </w:rPr>
      </w:pPr>
      <w:ins w:id="79" w:author="ssl" w:date="2025-08-02T21:48:45Z">
        <w:r>
          <w:rPr>
            <w:rFonts w:hint="eastAsia"/>
            <w:b/>
            <w:bCs/>
            <w:sz w:val="24"/>
            <w:szCs w:val="24"/>
            <w:lang w:val="en-US" w:eastAsia="zh-CN"/>
          </w:rPr>
          <w:t>田间地头</w:t>
        </w:r>
      </w:ins>
      <w:del w:id="80" w:author="ssl" w:date="2025-08-02T21:48:41Z">
        <w:r>
          <w:rPr>
            <w:rFonts w:hint="eastAsia"/>
            <w:b/>
            <w:bCs/>
            <w:sz w:val="24"/>
            <w:szCs w:val="24"/>
          </w:rPr>
          <w:delText>下地考察</w:delText>
        </w:r>
      </w:del>
      <w:r>
        <w:rPr>
          <w:rFonts w:hint="eastAsia"/>
          <w:b/>
          <w:bCs/>
          <w:sz w:val="24"/>
          <w:szCs w:val="24"/>
        </w:rPr>
        <w:t>，</w:t>
      </w:r>
      <w:ins w:id="81" w:author="ssl" w:date="2025-08-02T21:48:57Z">
        <w:r>
          <w:rPr>
            <w:rFonts w:hint="eastAsia"/>
            <w:b/>
            <w:bCs/>
            <w:sz w:val="24"/>
            <w:szCs w:val="24"/>
            <w:lang w:val="en-US" w:eastAsia="zh-CN"/>
          </w:rPr>
          <w:t>走</w:t>
        </w:r>
      </w:ins>
      <w:ins w:id="82" w:author="ssl" w:date="2025-08-02T21:49:00Z">
        <w:r>
          <w:rPr>
            <w:rFonts w:hint="eastAsia"/>
            <w:b/>
            <w:bCs/>
            <w:sz w:val="24"/>
            <w:szCs w:val="24"/>
            <w:lang w:val="en-US" w:eastAsia="zh-CN"/>
          </w:rPr>
          <w:t>进</w:t>
        </w:r>
      </w:ins>
      <w:del w:id="83" w:author="ssl" w:date="2025-08-02T21:48:55Z">
        <w:r>
          <w:rPr>
            <w:rFonts w:hint="eastAsia"/>
            <w:b/>
            <w:bCs/>
            <w:sz w:val="24"/>
            <w:szCs w:val="24"/>
          </w:rPr>
          <w:delText>直观</w:delText>
        </w:r>
      </w:del>
      <w:r>
        <w:rPr>
          <w:rFonts w:hint="eastAsia"/>
          <w:b/>
          <w:bCs/>
          <w:sz w:val="24"/>
          <w:szCs w:val="24"/>
        </w:rPr>
        <w:t>大豆种植</w:t>
      </w:r>
      <w:ins w:id="84" w:author="ssl" w:date="2025-08-02T21:49:13Z">
        <w:r>
          <w:rPr>
            <w:rFonts w:hint="eastAsia"/>
            <w:b/>
            <w:bCs/>
            <w:sz w:val="24"/>
            <w:szCs w:val="24"/>
            <w:lang w:val="en-US" w:eastAsia="zh-CN"/>
          </w:rPr>
          <w:t>示范</w:t>
        </w:r>
      </w:ins>
      <w:ins w:id="85" w:author="ssl" w:date="2025-08-02T21:49:14Z">
        <w:r>
          <w:rPr>
            <w:rFonts w:hint="eastAsia"/>
            <w:b/>
            <w:bCs/>
            <w:sz w:val="24"/>
            <w:szCs w:val="24"/>
            <w:lang w:val="en-US" w:eastAsia="zh-CN"/>
          </w:rPr>
          <w:t>基地</w:t>
        </w:r>
      </w:ins>
      <w:del w:id="86" w:author="ssl" w:date="2025-08-02T21:49:10Z">
        <w:r>
          <w:rPr>
            <w:rFonts w:hint="eastAsia"/>
            <w:b/>
            <w:bCs/>
            <w:sz w:val="24"/>
            <w:szCs w:val="24"/>
          </w:rPr>
          <w:delText>实况</w:delText>
        </w:r>
      </w:del>
    </w:p>
    <w:p w14:paraId="1387A8A2"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为了解当地农作物种植的实际情况，</w:t>
      </w:r>
      <w:del w:id="87" w:author="ssl" w:date="2025-08-02T21:49:25Z">
        <w:r>
          <w:rPr>
            <w:rFonts w:hint="eastAsia"/>
          </w:rPr>
          <w:delText>并深入</w:delText>
        </w:r>
      </w:del>
      <w:del w:id="88" w:author="ssl" w:date="2025-08-02T21:49:24Z">
        <w:r>
          <w:rPr>
            <w:rFonts w:hint="eastAsia"/>
          </w:rPr>
          <w:delText>了解种植</w:delText>
        </w:r>
      </w:del>
      <w:del w:id="89" w:author="ssl" w:date="2025-08-02T21:49:23Z">
        <w:r>
          <w:rPr>
            <w:rFonts w:hint="eastAsia"/>
          </w:rPr>
          <w:delText>加工一体化，</w:delText>
        </w:r>
      </w:del>
      <w:r>
        <w:rPr>
          <w:rFonts w:hint="eastAsia"/>
        </w:rPr>
        <w:t>实践团前往大豆种植田进行实地考察。</w:t>
      </w:r>
      <w:del w:id="90" w:author="ssl" w:date="2025-08-02T21:49:38Z">
        <w:r>
          <w:rPr>
            <w:rFonts w:hint="eastAsia"/>
          </w:rPr>
          <w:delText>在现场</w:delText>
        </w:r>
      </w:del>
      <w:del w:id="91" w:author="ssl" w:date="2025-08-02T21:49:37Z">
        <w:r>
          <w:rPr>
            <w:rFonts w:hint="eastAsia"/>
          </w:rPr>
          <w:delText>，</w:delText>
        </w:r>
      </w:del>
      <w:r>
        <w:rPr>
          <w:rFonts w:hint="eastAsia"/>
        </w:rPr>
        <w:t>实践团</w:t>
      </w:r>
      <w:ins w:id="92" w:author="ssl" w:date="2025-08-02T21:49:43Z">
        <w:r>
          <w:rPr>
            <w:rFonts w:hint="eastAsia"/>
            <w:lang w:val="en-US" w:eastAsia="zh-CN"/>
          </w:rPr>
          <w:t>在</w:t>
        </w:r>
      </w:ins>
      <w:ins w:id="93" w:author="ssl" w:date="2025-08-02T21:49:47Z">
        <w:r>
          <w:rPr>
            <w:rFonts w:hint="eastAsia"/>
            <w:lang w:val="en-US" w:eastAsia="zh-CN"/>
          </w:rPr>
          <w:t>田间地头</w:t>
        </w:r>
      </w:ins>
      <w:r>
        <w:rPr>
          <w:rFonts w:hint="eastAsia"/>
        </w:rPr>
        <w:t>近距离观察了大豆植株</w:t>
      </w:r>
      <w:del w:id="94" w:author="ssl" w:date="2025-08-02T21:49:59Z">
        <w:r>
          <w:rPr>
            <w:rFonts w:hint="eastAsia"/>
          </w:rPr>
          <w:delText>，</w:delText>
        </w:r>
      </w:del>
      <w:del w:id="95" w:author="ssl" w:date="2025-08-02T21:49:58Z">
        <w:r>
          <w:rPr>
            <w:rFonts w:hint="eastAsia"/>
          </w:rPr>
          <w:delText>考察</w:delText>
        </w:r>
      </w:del>
      <w:del w:id="96" w:author="ssl" w:date="2025-08-02T21:49:57Z">
        <w:r>
          <w:rPr>
            <w:rFonts w:hint="eastAsia"/>
          </w:rPr>
          <w:delText>了农田格局</w:delText>
        </w:r>
      </w:del>
      <w:r>
        <w:rPr>
          <w:rFonts w:hint="eastAsia"/>
        </w:rPr>
        <w:t>，并了解了农田的灌溉系统，病虫害防治措施等，对当地农业种植运作模式有了更深入的认识。负责人继续为实践团成员介绍农业政策、灌溉技术、新技术试点等内容。实践团队与负责人积极交流，</w:t>
      </w:r>
      <w:ins w:id="97" w:author="ssl" w:date="2025-08-02T21:50:39Z">
        <w:r>
          <w:rPr>
            <w:rFonts w:hint="eastAsia"/>
            <w:lang w:val="en-US" w:eastAsia="zh-CN"/>
          </w:rPr>
          <w:t>就</w:t>
        </w:r>
      </w:ins>
      <w:ins w:id="98" w:author="ssl" w:date="2025-08-02T21:50:41Z">
        <w:r>
          <w:rPr>
            <w:rFonts w:hint="eastAsia"/>
            <w:lang w:val="en-US" w:eastAsia="zh-CN"/>
          </w:rPr>
          <w:t>大豆</w:t>
        </w:r>
      </w:ins>
      <w:ins w:id="99" w:author="ssl" w:date="2025-08-02T21:50:44Z">
        <w:r>
          <w:rPr>
            <w:rFonts w:hint="eastAsia"/>
            <w:lang w:val="en-US" w:eastAsia="zh-CN"/>
          </w:rPr>
          <w:t>增产</w:t>
        </w:r>
      </w:ins>
      <w:ins w:id="100" w:author="ssl" w:date="2025-08-02T21:50:45Z">
        <w:r>
          <w:rPr>
            <w:rFonts w:hint="eastAsia"/>
            <w:lang w:val="en-US" w:eastAsia="zh-CN"/>
          </w:rPr>
          <w:t>、</w:t>
        </w:r>
      </w:ins>
      <w:ins w:id="101" w:author="ssl" w:date="2025-08-02T21:51:00Z">
        <w:r>
          <w:rPr>
            <w:rFonts w:hint="eastAsia"/>
            <w:lang w:val="en-US" w:eastAsia="zh-CN"/>
          </w:rPr>
          <w:t>秸秆</w:t>
        </w:r>
      </w:ins>
      <w:ins w:id="102" w:author="ssl" w:date="2025-08-02T21:51:01Z">
        <w:r>
          <w:rPr>
            <w:rFonts w:hint="eastAsia"/>
            <w:lang w:val="en-US" w:eastAsia="zh-CN"/>
          </w:rPr>
          <w:t>利用</w:t>
        </w:r>
      </w:ins>
      <w:ins w:id="103" w:author="ssl" w:date="2025-08-02T21:51:03Z">
        <w:r>
          <w:rPr>
            <w:rFonts w:hint="eastAsia"/>
            <w:lang w:val="en-US" w:eastAsia="zh-CN"/>
          </w:rPr>
          <w:t>、</w:t>
        </w:r>
      </w:ins>
      <w:ins w:id="104" w:author="ssl" w:date="2025-08-02T21:51:06Z">
        <w:r>
          <w:rPr>
            <w:rFonts w:hint="eastAsia"/>
            <w:lang w:val="en-US" w:eastAsia="zh-CN"/>
          </w:rPr>
          <w:t>土地</w:t>
        </w:r>
      </w:ins>
      <w:ins w:id="105" w:author="ssl" w:date="2025-08-02T21:51:08Z">
        <w:r>
          <w:rPr>
            <w:rFonts w:hint="eastAsia"/>
            <w:lang w:val="en-US" w:eastAsia="zh-CN"/>
          </w:rPr>
          <w:t>养护</w:t>
        </w:r>
      </w:ins>
      <w:ins w:id="106" w:author="ssl" w:date="2025-08-02T21:51:10Z">
        <w:r>
          <w:rPr>
            <w:rFonts w:hint="eastAsia"/>
            <w:lang w:val="en-US" w:eastAsia="zh-CN"/>
          </w:rPr>
          <w:t>等</w:t>
        </w:r>
      </w:ins>
      <w:del w:id="107" w:author="ssl" w:date="2025-08-02T21:50:38Z">
        <w:r>
          <w:rPr>
            <w:rFonts w:hint="eastAsia"/>
          </w:rPr>
          <w:delText>提出</w:delText>
        </w:r>
      </w:del>
      <w:del w:id="108" w:author="ssl" w:date="2025-08-02T21:50:37Z">
        <w:r>
          <w:rPr>
            <w:rFonts w:hint="eastAsia"/>
          </w:rPr>
          <w:delText>了如转基因大豆</w:delText>
        </w:r>
      </w:del>
      <w:del w:id="109" w:author="ssl" w:date="2025-08-02T21:50:36Z">
        <w:r>
          <w:rPr>
            <w:rFonts w:hint="eastAsia"/>
          </w:rPr>
          <w:delText>的设想等建设性建议，</w:delText>
        </w:r>
      </w:del>
      <w:del w:id="110" w:author="ssl" w:date="2025-08-02T21:50:35Z">
        <w:r>
          <w:rPr>
            <w:rFonts w:hint="eastAsia"/>
          </w:rPr>
          <w:delText>并</w:delText>
        </w:r>
      </w:del>
      <w:r>
        <w:rPr>
          <w:rFonts w:hint="eastAsia"/>
        </w:rPr>
        <w:t>与负责人探讨可行性，现场交流氛围热烈而融洽。</w:t>
      </w:r>
    </w:p>
    <w:p w14:paraId="53285DDA">
      <w:pPr>
        <w:spacing w:line="360" w:lineRule="auto"/>
        <w:rPr>
          <w:rFonts w:hint="eastAsia"/>
        </w:rPr>
      </w:pPr>
      <w:r>
        <w:drawing>
          <wp:inline distT="0" distB="0" distL="0" distR="0">
            <wp:extent cx="5274310" cy="2974340"/>
            <wp:effectExtent l="0" t="0" r="2540" b="0"/>
            <wp:docPr id="97007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388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FBB8">
      <w:pPr>
        <w:spacing w:line="360" w:lineRule="auto"/>
        <w:rPr>
          <w:rFonts w:hint="eastAsia"/>
        </w:rPr>
      </w:pPr>
    </w:p>
    <w:p w14:paraId="7E37B01C">
      <w:pPr>
        <w:spacing w:line="360" w:lineRule="auto"/>
        <w:rPr>
          <w:rFonts w:hint="eastAsia"/>
        </w:rPr>
      </w:pPr>
      <w:r>
        <w:drawing>
          <wp:inline distT="0" distB="0" distL="0" distR="0">
            <wp:extent cx="5274310" cy="2974340"/>
            <wp:effectExtent l="0" t="0" r="2540" b="0"/>
            <wp:docPr id="2616127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12772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4067">
      <w:pPr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校史分享，</w:t>
      </w:r>
      <w:del w:id="111" w:author="ssl" w:date="2025-08-02T21:52:29Z">
        <w:r>
          <w:rPr>
            <w:rFonts w:hint="eastAsia"/>
            <w:b/>
            <w:bCs/>
            <w:sz w:val="24"/>
            <w:szCs w:val="24"/>
          </w:rPr>
          <w:delText>从</w:delText>
        </w:r>
      </w:del>
      <w:del w:id="112" w:author="ssl" w:date="2025-08-02T21:52:28Z">
        <w:r>
          <w:rPr>
            <w:rFonts w:hint="eastAsia"/>
            <w:b/>
            <w:bCs/>
            <w:sz w:val="24"/>
            <w:szCs w:val="24"/>
          </w:rPr>
          <w:delText>小</w:delText>
        </w:r>
      </w:del>
      <w:r>
        <w:rPr>
          <w:rFonts w:hint="eastAsia"/>
          <w:b/>
          <w:bCs/>
          <w:sz w:val="24"/>
          <w:szCs w:val="24"/>
        </w:rPr>
        <w:t>植根科学之梦</w:t>
      </w:r>
    </w:p>
    <w:p w14:paraId="483BD3ED"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为发扬科学文化精神，实践团发挥中国科大优势，为蔡庙镇中小学生介绍了中国科学技术大学校史。讲述过程中，</w:t>
      </w:r>
      <w:ins w:id="113" w:author="ssl" w:date="2025-08-02T21:53:43Z">
        <w:r>
          <w:rPr>
            <w:rFonts w:hint="eastAsia"/>
            <w:lang w:val="en-US" w:eastAsia="zh-CN"/>
          </w:rPr>
          <w:t>实践</w:t>
        </w:r>
      </w:ins>
      <w:ins w:id="114" w:author="ssl" w:date="2025-08-02T21:53:46Z">
        <w:r>
          <w:rPr>
            <w:rFonts w:hint="eastAsia"/>
            <w:lang w:val="en-US" w:eastAsia="zh-CN"/>
          </w:rPr>
          <w:t>团</w:t>
        </w:r>
      </w:ins>
      <w:ins w:id="115" w:author="ssl" w:date="2025-08-02T21:53:47Z">
        <w:r>
          <w:rPr>
            <w:rFonts w:hint="eastAsia"/>
            <w:lang w:val="en-US" w:eastAsia="zh-CN"/>
          </w:rPr>
          <w:t>成员</w:t>
        </w:r>
      </w:ins>
      <w:ins w:id="116" w:author="ssl" w:date="2025-08-02T21:52:21Z">
        <w:r>
          <w:rPr>
            <w:rFonts w:hint="eastAsia"/>
            <w:lang w:val="en-US" w:eastAsia="zh-CN"/>
          </w:rPr>
          <w:t>蔺际翔</w:t>
        </w:r>
      </w:ins>
      <w:del w:id="117" w:author="ssl" w:date="2025-08-02T21:52:02Z">
        <w:r>
          <w:rPr>
            <w:rFonts w:hint="eastAsia"/>
          </w:rPr>
          <w:delText>实践</w:delText>
        </w:r>
      </w:del>
      <w:del w:id="118" w:author="ssl" w:date="2025-08-02T21:52:01Z">
        <w:r>
          <w:rPr>
            <w:rFonts w:hint="eastAsia"/>
          </w:rPr>
          <w:delText>团成员</w:delText>
        </w:r>
      </w:del>
      <w:r>
        <w:rPr>
          <w:rFonts w:hint="eastAsia"/>
        </w:rPr>
        <w:t>声情并茂，讲解材料丰富美观，学生听众兴趣盎然。学生与实践团成员积极互动，不断提问，实践团成员耐心细致地作出解答。通过科大校史</w:t>
      </w:r>
      <w:ins w:id="119" w:author="ssl" w:date="2025-08-02T21:54:40Z">
        <w:r>
          <w:rPr>
            <w:rFonts w:hint="eastAsia"/>
            <w:lang w:val="en-US" w:eastAsia="zh-CN"/>
          </w:rPr>
          <w:t>和</w:t>
        </w:r>
      </w:ins>
      <w:ins w:id="120" w:author="ssl" w:date="2025-08-02T21:54:42Z">
        <w:r>
          <w:rPr>
            <w:rFonts w:hint="eastAsia"/>
            <w:lang w:val="en-US" w:eastAsia="zh-CN"/>
          </w:rPr>
          <w:t>科学家</w:t>
        </w:r>
      </w:ins>
      <w:ins w:id="121" w:author="ssl" w:date="2025-08-02T21:54:44Z">
        <w:r>
          <w:rPr>
            <w:rFonts w:hint="eastAsia"/>
            <w:lang w:val="en-US" w:eastAsia="zh-CN"/>
          </w:rPr>
          <w:t>精神</w:t>
        </w:r>
      </w:ins>
      <w:r>
        <w:rPr>
          <w:rFonts w:hint="eastAsia"/>
        </w:rPr>
        <w:t>的介绍，</w:t>
      </w:r>
      <w:ins w:id="122" w:author="ssl" w:date="2025-08-02T21:58:15Z">
        <w:r>
          <w:rPr>
            <w:rFonts w:hint="eastAsia"/>
            <w:lang w:val="en-US" w:eastAsia="zh-CN"/>
          </w:rPr>
          <w:t>当地</w:t>
        </w:r>
      </w:ins>
      <w:ins w:id="123" w:author="ssl" w:date="2025-08-02T21:58:10Z">
        <w:r>
          <w:rPr>
            <w:rFonts w:hint="eastAsia"/>
            <w:lang w:val="en-US" w:eastAsia="zh-CN"/>
          </w:rPr>
          <w:t>中小</w:t>
        </w:r>
      </w:ins>
      <w:r>
        <w:rPr>
          <w:rFonts w:hint="eastAsia"/>
        </w:rPr>
        <w:t>学生</w:t>
      </w:r>
      <w:ins w:id="124" w:author="ssl" w:date="2025-08-02T21:55:50Z">
        <w:r>
          <w:rPr>
            <w:rFonts w:hint="eastAsia"/>
            <w:lang w:val="en-US" w:eastAsia="zh-CN"/>
          </w:rPr>
          <w:t>进一步</w:t>
        </w:r>
      </w:ins>
      <w:ins w:id="125" w:author="ssl" w:date="2025-08-02T21:55:51Z">
        <w:r>
          <w:rPr>
            <w:rFonts w:hint="eastAsia"/>
            <w:lang w:val="en-US" w:eastAsia="zh-CN"/>
          </w:rPr>
          <w:t>了解</w:t>
        </w:r>
      </w:ins>
      <w:ins w:id="126" w:author="ssl" w:date="2025-08-02T21:57:48Z">
        <w:r>
          <w:rPr>
            <w:rFonts w:hint="eastAsia"/>
            <w:lang w:val="en-US" w:eastAsia="zh-CN"/>
          </w:rPr>
          <w:t>了</w:t>
        </w:r>
      </w:ins>
      <w:ins w:id="127" w:author="ssl" w:date="2025-08-02T21:55:54Z">
        <w:r>
          <w:rPr>
            <w:rFonts w:hint="eastAsia"/>
            <w:lang w:val="en-US" w:eastAsia="zh-CN"/>
          </w:rPr>
          <w:t>什么</w:t>
        </w:r>
      </w:ins>
      <w:ins w:id="128" w:author="ssl" w:date="2025-08-02T21:55:55Z">
        <w:r>
          <w:rPr>
            <w:rFonts w:hint="eastAsia"/>
            <w:lang w:val="en-US" w:eastAsia="zh-CN"/>
          </w:rPr>
          <w:t>是</w:t>
        </w:r>
      </w:ins>
      <w:ins w:id="129" w:author="ssl" w:date="2025-08-02T21:55:57Z">
        <w:r>
          <w:rPr>
            <w:rFonts w:hint="eastAsia"/>
            <w:lang w:val="en-US" w:eastAsia="zh-CN"/>
          </w:rPr>
          <w:t>科学</w:t>
        </w:r>
      </w:ins>
      <w:ins w:id="130" w:author="ssl" w:date="2025-08-02T21:58:27Z">
        <w:r>
          <w:rPr>
            <w:rFonts w:hint="eastAsia"/>
            <w:lang w:val="en-US" w:eastAsia="zh-CN"/>
          </w:rPr>
          <w:t>。</w:t>
        </w:r>
      </w:ins>
      <w:ins w:id="131" w:author="ssl" w:date="2025-08-02T21:58:28Z">
        <w:r>
          <w:rPr>
            <w:rFonts w:hint="eastAsia"/>
            <w:lang w:val="en-US" w:eastAsia="zh-CN"/>
          </w:rPr>
          <w:t>希望</w:t>
        </w:r>
      </w:ins>
      <w:ins w:id="132" w:author="ssl" w:date="2025-08-02T21:58:31Z">
        <w:r>
          <w:rPr>
            <w:rFonts w:hint="eastAsia"/>
            <w:lang w:val="en-US" w:eastAsia="zh-CN"/>
          </w:rPr>
          <w:t>科学的</w:t>
        </w:r>
      </w:ins>
      <w:ins w:id="133" w:author="ssl" w:date="2025-08-02T21:58:33Z">
        <w:r>
          <w:rPr>
            <w:rFonts w:hint="eastAsia"/>
            <w:lang w:val="en-US" w:eastAsia="zh-CN"/>
          </w:rPr>
          <w:t>种子</w:t>
        </w:r>
      </w:ins>
      <w:ins w:id="134" w:author="ssl" w:date="2025-08-02T21:56:02Z">
        <w:r>
          <w:rPr>
            <w:rFonts w:hint="eastAsia"/>
            <w:lang w:val="en-US" w:eastAsia="zh-CN"/>
          </w:rPr>
          <w:t>他们</w:t>
        </w:r>
      </w:ins>
      <w:r>
        <w:rPr>
          <w:rFonts w:hint="eastAsia"/>
        </w:rPr>
        <w:t>心中</w:t>
      </w:r>
      <w:ins w:id="135" w:author="ssl" w:date="2025-08-02T21:58:44Z">
        <w:r>
          <w:rPr>
            <w:rFonts w:hint="eastAsia"/>
            <w:lang w:val="en-US" w:eastAsia="zh-CN"/>
          </w:rPr>
          <w:t>生根发芽</w:t>
        </w:r>
      </w:ins>
      <w:ins w:id="136" w:author="ssl" w:date="2025-08-02T21:58:45Z">
        <w:r>
          <w:rPr>
            <w:rFonts w:hint="eastAsia"/>
            <w:lang w:val="en-US" w:eastAsia="zh-CN"/>
          </w:rPr>
          <w:t>。</w:t>
        </w:r>
      </w:ins>
      <w:del w:id="137" w:author="ssl" w:date="2025-08-02T21:58:41Z">
        <w:r>
          <w:rPr>
            <w:rFonts w:hint="eastAsia"/>
          </w:rPr>
          <w:delText>种</w:delText>
        </w:r>
      </w:del>
      <w:del w:id="138" w:author="ssl" w:date="2025-08-02T21:58:40Z">
        <w:r>
          <w:rPr>
            <w:rFonts w:hint="eastAsia"/>
          </w:rPr>
          <w:delText>下</w:delText>
        </w:r>
      </w:del>
      <w:del w:id="139" w:author="ssl" w:date="2025-08-02T21:54:57Z">
        <w:r>
          <w:rPr>
            <w:rFonts w:hint="eastAsia"/>
          </w:rPr>
          <w:delText>了</w:delText>
        </w:r>
      </w:del>
      <w:del w:id="140" w:author="ssl" w:date="2025-08-02T21:58:40Z">
        <w:r>
          <w:rPr>
            <w:rFonts w:hint="eastAsia"/>
          </w:rPr>
          <w:delText>科</w:delText>
        </w:r>
      </w:del>
      <w:del w:id="141" w:author="ssl" w:date="2025-08-02T21:58:39Z">
        <w:r>
          <w:rPr>
            <w:rFonts w:hint="eastAsia"/>
          </w:rPr>
          <w:delText>学的种子</w:delText>
        </w:r>
      </w:del>
      <w:del w:id="142" w:author="ssl" w:date="2025-08-02T21:56:09Z">
        <w:r>
          <w:rPr>
            <w:rFonts w:hint="eastAsia"/>
          </w:rPr>
          <w:delText>，科学之梦在学生们的心里萌芽，科大精神在蔡庙镇得到了传续。</w:delText>
        </w:r>
      </w:del>
    </w:p>
    <w:p w14:paraId="77EC1CFE">
      <w:pPr>
        <w:spacing w:line="360" w:lineRule="auto"/>
        <w:rPr>
          <w:rFonts w:hint="eastAsia"/>
        </w:rPr>
      </w:pPr>
    </w:p>
    <w:p w14:paraId="262F7756">
      <w:pPr>
        <w:rPr>
          <w:ins w:id="143" w:author="ssl" w:date="2025-08-02T21:58:54Z"/>
        </w:rPr>
      </w:pPr>
      <w:r>
        <w:drawing>
          <wp:inline distT="0" distB="0" distL="0" distR="0">
            <wp:extent cx="5274310" cy="3954145"/>
            <wp:effectExtent l="0" t="0" r="2540" b="8255"/>
            <wp:docPr id="15940553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55390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D038">
      <w:pPr>
        <w:jc w:val="right"/>
        <w:rPr>
          <w:rFonts w:hint="default" w:eastAsiaTheme="minorEastAsia"/>
          <w:lang w:val="en-US" w:eastAsia="zh-CN"/>
        </w:rPr>
        <w:pPrChange w:id="144" w:author="ssl" w:date="2025-08-02T21:59:16Z">
          <w:pPr/>
        </w:pPrChange>
      </w:pPr>
      <w:ins w:id="145" w:author="ssl" w:date="2025-08-02T21:59:03Z">
        <w:r>
          <w:rPr>
            <w:rFonts w:hint="eastAsia"/>
            <w:lang w:val="en-US" w:eastAsia="zh-CN"/>
          </w:rPr>
          <w:t>物理学院</w:t>
        </w:r>
      </w:ins>
      <w:ins w:id="146" w:author="ssl" w:date="2025-08-02T21:59:12Z">
        <w:r>
          <w:rPr>
            <w:rFonts w:hint="eastAsia"/>
            <w:lang w:val="en-US" w:eastAsia="zh-CN"/>
          </w:rPr>
          <w:t>~</w:t>
        </w:r>
      </w:ins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ssl">
    <w15:presenceInfo w15:providerId="None" w15:userId="ss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576"/>
    <w:rsid w:val="00034ACE"/>
    <w:rsid w:val="00056FCE"/>
    <w:rsid w:val="000A49C7"/>
    <w:rsid w:val="000C4D11"/>
    <w:rsid w:val="0010327F"/>
    <w:rsid w:val="001169BB"/>
    <w:rsid w:val="00133043"/>
    <w:rsid w:val="001352BE"/>
    <w:rsid w:val="00167F82"/>
    <w:rsid w:val="001D6071"/>
    <w:rsid w:val="001E5E8C"/>
    <w:rsid w:val="002C1617"/>
    <w:rsid w:val="00330EDA"/>
    <w:rsid w:val="00366654"/>
    <w:rsid w:val="0039229B"/>
    <w:rsid w:val="003A122D"/>
    <w:rsid w:val="003C3801"/>
    <w:rsid w:val="003E578E"/>
    <w:rsid w:val="00515576"/>
    <w:rsid w:val="00545082"/>
    <w:rsid w:val="005B2989"/>
    <w:rsid w:val="005C6BC5"/>
    <w:rsid w:val="006212A3"/>
    <w:rsid w:val="006273A8"/>
    <w:rsid w:val="00662AE9"/>
    <w:rsid w:val="00691404"/>
    <w:rsid w:val="006E6188"/>
    <w:rsid w:val="0073692F"/>
    <w:rsid w:val="00764011"/>
    <w:rsid w:val="007647B2"/>
    <w:rsid w:val="00783B6C"/>
    <w:rsid w:val="00797BD1"/>
    <w:rsid w:val="008108D9"/>
    <w:rsid w:val="008E567A"/>
    <w:rsid w:val="0098457A"/>
    <w:rsid w:val="00A318B2"/>
    <w:rsid w:val="00AA6FFF"/>
    <w:rsid w:val="00AF1AD0"/>
    <w:rsid w:val="00AF2B97"/>
    <w:rsid w:val="00B05988"/>
    <w:rsid w:val="00B75ED8"/>
    <w:rsid w:val="00C074BB"/>
    <w:rsid w:val="00C62DF6"/>
    <w:rsid w:val="00CC6EFA"/>
    <w:rsid w:val="00CE53DB"/>
    <w:rsid w:val="00D2688F"/>
    <w:rsid w:val="00D46F38"/>
    <w:rsid w:val="00DD4A44"/>
    <w:rsid w:val="00DF6827"/>
    <w:rsid w:val="00E42100"/>
    <w:rsid w:val="00E43A6A"/>
    <w:rsid w:val="00EA45C2"/>
    <w:rsid w:val="00EA72F9"/>
    <w:rsid w:val="00EC2080"/>
    <w:rsid w:val="00F0311B"/>
    <w:rsid w:val="00F873D3"/>
    <w:rsid w:val="00FE194B"/>
    <w:rsid w:val="29E2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microsoft.com/office/2011/relationships/people" Target="people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851</Words>
  <Characters>862</Characters>
  <Lines>21</Lines>
  <Paragraphs>9</Paragraphs>
  <TotalTime>20</TotalTime>
  <ScaleCrop>false</ScaleCrop>
  <LinksUpToDate>false</LinksUpToDate>
  <CharactersWithSpaces>862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2025-08-02T07:30:00Z</dcterms:created>
  <dc:creator>昊 钟</dc:creator>
  <cp:lastModifiedBy>ssl</cp:lastModifiedBy>
  <dcterms:modified xsi:type="dcterms:W3CDTF">2025-08-02T13:59:40Z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eyJoZGlkIjoiNjdiZWJmZDg4NzNkMjVkMmFhYTY3MTA1OWUwYjQ5ZmUifQ==</vt:lpwstr>
  </property>
  <property fmtid="{D5CDD505-2E9C-101B-9397-08002B2CF9AE}" pid="3" name="KSOProductBuildVer">
    <vt:lpwstr>2052-12.1.0.21541</vt:lpwstr>
  </property>
  <property fmtid="{D5CDD505-2E9C-101B-9397-08002B2CF9AE}" pid="4" name="ICV">
    <vt:lpwstr>77E2CCBC9CE04A568012472120B4B589_13</vt:lpwstr>
  </property>
</Properties>
</file>